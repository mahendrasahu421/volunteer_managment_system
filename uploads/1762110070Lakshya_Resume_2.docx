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7977EE" w14:textId="29B4EA92" w:rsidR="00BE14FF" w:rsidRDefault="00BE14FF" w:rsidP="00B16EEC">
      <w:pPr>
        <w:pStyle w:val="Header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Lakshya Joshi</w:t>
      </w:r>
    </w:p>
    <w:p w14:paraId="352BC9E4" w14:textId="71F1E189" w:rsidR="009F4FE6" w:rsidRDefault="009F4FE6" w:rsidP="00B16EEC">
      <w:pPr>
        <w:pStyle w:val="Header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Somani Nagar, Airport Road, Indore </w:t>
      </w:r>
    </w:p>
    <w:p w14:paraId="0C516444" w14:textId="0771D602" w:rsidR="00AE2CA2" w:rsidRPr="00B16EEC" w:rsidRDefault="000245BF" w:rsidP="00B16EEC">
      <w:pPr>
        <w:pStyle w:val="Header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25bll027</w:t>
      </w:r>
      <w:r w:rsidR="00AE2CA2" w:rsidRPr="00B16EEC">
        <w:rPr>
          <w:rFonts w:ascii="Times New Roman" w:hAnsi="Times New Roman" w:cs="Times New Roman"/>
          <w:sz w:val="24"/>
        </w:rPr>
        <w:t xml:space="preserve">@nirmauni.ac.in | </w:t>
      </w:r>
      <w:r w:rsidR="00511B5E" w:rsidRPr="00B16EEC">
        <w:rPr>
          <w:rFonts w:ascii="Times New Roman" w:hAnsi="Times New Roman" w:cs="Times New Roman"/>
          <w:sz w:val="24"/>
        </w:rPr>
        <w:t>Mob</w:t>
      </w:r>
      <w:r w:rsidR="00B16EEC">
        <w:rPr>
          <w:rFonts w:ascii="Times New Roman" w:hAnsi="Times New Roman" w:cs="Times New Roman"/>
          <w:sz w:val="24"/>
        </w:rPr>
        <w:t xml:space="preserve"> No; </w:t>
      </w:r>
      <w:r>
        <w:rPr>
          <w:rFonts w:ascii="Times New Roman" w:hAnsi="Times New Roman" w:cs="Times New Roman"/>
          <w:sz w:val="24"/>
        </w:rPr>
        <w:t>7987627920</w:t>
      </w:r>
    </w:p>
    <w:p w14:paraId="29803B2D" w14:textId="77777777" w:rsidR="00D55725" w:rsidRDefault="00D55725" w:rsidP="00B16EEC">
      <w:pPr>
        <w:pStyle w:val="ListParagraph"/>
        <w:widowControl w:val="0"/>
        <w:pBdr>
          <w:bottom w:val="single" w:sz="4" w:space="1" w:color="auto"/>
        </w:pBdr>
        <w:autoSpaceDE w:val="0"/>
        <w:autoSpaceDN w:val="0"/>
        <w:spacing w:before="0" w:after="0" w:line="240" w:lineRule="auto"/>
        <w:ind w:left="0"/>
        <w:rPr>
          <w:rStyle w:val="IntenseReference"/>
          <w:rFonts w:ascii="Times New Roman" w:hAnsi="Times New Roman"/>
          <w:color w:val="auto"/>
          <w:sz w:val="24"/>
          <w:szCs w:val="24"/>
        </w:rPr>
      </w:pPr>
    </w:p>
    <w:p w14:paraId="376B0936" w14:textId="77777777" w:rsidR="00F93E1F" w:rsidRPr="00B16EEC" w:rsidRDefault="00F93E1F" w:rsidP="00B16EEC">
      <w:pPr>
        <w:pStyle w:val="ListParagraph"/>
        <w:widowControl w:val="0"/>
        <w:pBdr>
          <w:bottom w:val="single" w:sz="4" w:space="1" w:color="auto"/>
        </w:pBdr>
        <w:autoSpaceDE w:val="0"/>
        <w:autoSpaceDN w:val="0"/>
        <w:spacing w:before="0" w:after="0" w:line="240" w:lineRule="auto"/>
        <w:ind w:left="0"/>
        <w:rPr>
          <w:rStyle w:val="IntenseReference"/>
          <w:rFonts w:ascii="Times New Roman" w:hAnsi="Times New Roman"/>
          <w:color w:val="auto"/>
          <w:sz w:val="24"/>
          <w:szCs w:val="24"/>
        </w:rPr>
      </w:pPr>
      <w:r w:rsidRPr="00B16EEC">
        <w:rPr>
          <w:rStyle w:val="IntenseReference"/>
          <w:rFonts w:ascii="Times New Roman" w:hAnsi="Times New Roman"/>
          <w:color w:val="auto"/>
          <w:sz w:val="24"/>
          <w:szCs w:val="24"/>
        </w:rPr>
        <w:t>Education</w:t>
      </w:r>
    </w:p>
    <w:p w14:paraId="204D2A9F" w14:textId="77777777" w:rsidR="00F93E1F" w:rsidRPr="00B16EEC" w:rsidRDefault="00F93E1F" w:rsidP="00B16EEC">
      <w:pPr>
        <w:pStyle w:val="ListParagraph"/>
        <w:widowControl w:val="0"/>
        <w:autoSpaceDE w:val="0"/>
        <w:autoSpaceDN w:val="0"/>
        <w:spacing w:before="0"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4B68CC9C" w14:textId="77777777" w:rsidR="00F93E1F" w:rsidRPr="00B16EEC" w:rsidRDefault="00F93E1F" w:rsidP="00B16EEC">
      <w:pPr>
        <w:pStyle w:val="ListParagraph"/>
        <w:widowControl w:val="0"/>
        <w:autoSpaceDE w:val="0"/>
        <w:autoSpaceDN w:val="0"/>
        <w:spacing w:before="0"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r w:rsidRPr="00B16EEC">
        <w:rPr>
          <w:rFonts w:ascii="Times New Roman" w:hAnsi="Times New Roman"/>
          <w:b/>
          <w:sz w:val="24"/>
          <w:szCs w:val="24"/>
        </w:rPr>
        <w:t xml:space="preserve">Institute of Law, Nirma University, Ahmedabad </w:t>
      </w:r>
    </w:p>
    <w:p w14:paraId="0E7E5504" w14:textId="77777777" w:rsidR="00582AB2" w:rsidRPr="00B16EEC" w:rsidRDefault="00582AB2" w:rsidP="00B16EEC">
      <w:pPr>
        <w:jc w:val="both"/>
        <w:rPr>
          <w:rFonts w:ascii="Times New Roman" w:hAnsi="Times New Roman" w:cs="Times New Roman"/>
          <w:sz w:val="24"/>
        </w:rPr>
      </w:pPr>
    </w:p>
    <w:p w14:paraId="1F9033DA" w14:textId="77777777" w:rsidR="00F93E1F" w:rsidRPr="00B16EEC" w:rsidRDefault="00582AB2" w:rsidP="00B16EEC">
      <w:pPr>
        <w:jc w:val="both"/>
        <w:rPr>
          <w:rFonts w:ascii="Times New Roman" w:hAnsi="Times New Roman" w:cs="Times New Roman"/>
          <w:sz w:val="24"/>
        </w:rPr>
      </w:pPr>
      <w:r w:rsidRPr="00B16EEC">
        <w:rPr>
          <w:rFonts w:ascii="Times New Roman" w:hAnsi="Times New Roman" w:cs="Times New Roman"/>
          <w:sz w:val="24"/>
        </w:rPr>
        <w:t>1</w:t>
      </w:r>
      <w:r w:rsidR="007E53CC" w:rsidRPr="00B16EEC">
        <w:rPr>
          <w:rFonts w:ascii="Times New Roman" w:hAnsi="Times New Roman" w:cs="Times New Roman"/>
          <w:sz w:val="24"/>
          <w:vertAlign w:val="superscript"/>
        </w:rPr>
        <w:t>st</w:t>
      </w:r>
      <w:r w:rsidR="007E53CC" w:rsidRPr="00B16EEC">
        <w:rPr>
          <w:rFonts w:ascii="Times New Roman" w:hAnsi="Times New Roman" w:cs="Times New Roman"/>
          <w:sz w:val="24"/>
        </w:rPr>
        <w:t xml:space="preserve"> Year</w:t>
      </w:r>
      <w:r w:rsidR="00F93E1F" w:rsidRPr="00B16EEC">
        <w:rPr>
          <w:rFonts w:ascii="Times New Roman" w:hAnsi="Times New Roman" w:cs="Times New Roman"/>
          <w:sz w:val="24"/>
        </w:rPr>
        <w:t>, B.</w:t>
      </w:r>
      <w:r w:rsidRPr="00B16EEC">
        <w:rPr>
          <w:rFonts w:ascii="Times New Roman" w:hAnsi="Times New Roman" w:cs="Times New Roman"/>
          <w:sz w:val="24"/>
        </w:rPr>
        <w:t>B.</w:t>
      </w:r>
      <w:r w:rsidR="00F93E1F" w:rsidRPr="00B16EEC">
        <w:rPr>
          <w:rFonts w:ascii="Times New Roman" w:hAnsi="Times New Roman" w:cs="Times New Roman"/>
          <w:sz w:val="24"/>
        </w:rPr>
        <w:t>A. LL.B. (Hons.) [20</w:t>
      </w:r>
      <w:r w:rsidR="00511B5E" w:rsidRPr="00B16EEC">
        <w:rPr>
          <w:rFonts w:ascii="Times New Roman" w:hAnsi="Times New Roman" w:cs="Times New Roman"/>
          <w:sz w:val="24"/>
        </w:rPr>
        <w:t>2</w:t>
      </w:r>
      <w:r w:rsidRPr="00B16EEC">
        <w:rPr>
          <w:rFonts w:ascii="Times New Roman" w:hAnsi="Times New Roman" w:cs="Times New Roman"/>
          <w:sz w:val="24"/>
        </w:rPr>
        <w:t>5</w:t>
      </w:r>
      <w:r w:rsidR="00F93E1F" w:rsidRPr="00B16EEC">
        <w:rPr>
          <w:rFonts w:ascii="Times New Roman" w:hAnsi="Times New Roman" w:cs="Times New Roman"/>
          <w:sz w:val="24"/>
        </w:rPr>
        <w:t>-20</w:t>
      </w:r>
      <w:r w:rsidRPr="00B16EEC">
        <w:rPr>
          <w:rFonts w:ascii="Times New Roman" w:hAnsi="Times New Roman" w:cs="Times New Roman"/>
          <w:sz w:val="24"/>
        </w:rPr>
        <w:t>30</w:t>
      </w:r>
      <w:r w:rsidR="00F93E1F" w:rsidRPr="00B16EEC">
        <w:rPr>
          <w:rFonts w:ascii="Times New Roman" w:hAnsi="Times New Roman" w:cs="Times New Roman"/>
          <w:sz w:val="24"/>
        </w:rPr>
        <w:t>]</w:t>
      </w:r>
      <w:r w:rsidR="00F93E1F" w:rsidRPr="00B16EEC">
        <w:rPr>
          <w:rFonts w:ascii="Times New Roman" w:hAnsi="Times New Roman" w:cs="Times New Roman"/>
          <w:sz w:val="24"/>
        </w:rPr>
        <w:tab/>
      </w:r>
    </w:p>
    <w:p w14:paraId="7A21EAEA" w14:textId="77777777" w:rsidR="00F93E1F" w:rsidRPr="00B16EEC" w:rsidRDefault="00F93E1F" w:rsidP="00B16EEC">
      <w:pPr>
        <w:jc w:val="both"/>
        <w:rPr>
          <w:rFonts w:ascii="Times New Roman" w:hAnsi="Times New Roman" w:cs="Times New Roman"/>
          <w:sz w:val="24"/>
        </w:rPr>
      </w:pPr>
    </w:p>
    <w:p w14:paraId="023E001C" w14:textId="4B83146A" w:rsidR="00F93E1F" w:rsidRPr="00B16EEC" w:rsidRDefault="00511B5E" w:rsidP="00B16EEC">
      <w:pPr>
        <w:pStyle w:val="ListParagraph"/>
        <w:widowControl w:val="0"/>
        <w:autoSpaceDE w:val="0"/>
        <w:autoSpaceDN w:val="0"/>
        <w:spacing w:before="0"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proofErr w:type="spellStart"/>
      <w:r w:rsidRPr="00B16EEC">
        <w:rPr>
          <w:rFonts w:ascii="Times New Roman" w:hAnsi="Times New Roman"/>
          <w:b/>
          <w:sz w:val="24"/>
          <w:szCs w:val="24"/>
        </w:rPr>
        <w:t>XIIth</w:t>
      </w:r>
      <w:proofErr w:type="spellEnd"/>
      <w:r w:rsidR="00582AB2" w:rsidRPr="00B16EEC">
        <w:rPr>
          <w:rFonts w:ascii="Times New Roman" w:hAnsi="Times New Roman"/>
          <w:b/>
          <w:sz w:val="24"/>
          <w:szCs w:val="24"/>
        </w:rPr>
        <w:t xml:space="preserve"> – </w:t>
      </w:r>
      <w:r w:rsidR="00873D18">
        <w:rPr>
          <w:rFonts w:ascii="Times New Roman" w:hAnsi="Times New Roman"/>
          <w:b/>
          <w:sz w:val="24"/>
          <w:szCs w:val="24"/>
        </w:rPr>
        <w:t>72%</w:t>
      </w:r>
    </w:p>
    <w:p w14:paraId="1F96D145" w14:textId="77777777" w:rsidR="00511B5E" w:rsidRPr="00B16EEC" w:rsidRDefault="00511B5E" w:rsidP="00B16EEC">
      <w:pPr>
        <w:pStyle w:val="ListParagraph"/>
        <w:widowControl w:val="0"/>
        <w:autoSpaceDE w:val="0"/>
        <w:autoSpaceDN w:val="0"/>
        <w:spacing w:before="0"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7E70627" w14:textId="23DF30E1" w:rsidR="00511B5E" w:rsidRPr="00B16EEC" w:rsidRDefault="00511B5E" w:rsidP="00B16EEC">
      <w:pPr>
        <w:pStyle w:val="ListParagraph"/>
        <w:widowControl w:val="0"/>
        <w:autoSpaceDE w:val="0"/>
        <w:autoSpaceDN w:val="0"/>
        <w:spacing w:before="0"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proofErr w:type="spellStart"/>
      <w:r w:rsidRPr="00B16EEC">
        <w:rPr>
          <w:rFonts w:ascii="Times New Roman" w:hAnsi="Times New Roman"/>
          <w:b/>
          <w:sz w:val="24"/>
          <w:szCs w:val="24"/>
        </w:rPr>
        <w:t>Xth</w:t>
      </w:r>
      <w:proofErr w:type="spellEnd"/>
      <w:r w:rsidR="00582AB2" w:rsidRPr="00B16EEC">
        <w:rPr>
          <w:rFonts w:ascii="Times New Roman" w:hAnsi="Times New Roman"/>
          <w:b/>
          <w:sz w:val="24"/>
          <w:szCs w:val="24"/>
        </w:rPr>
        <w:t xml:space="preserve"> – </w:t>
      </w:r>
      <w:r w:rsidR="00873D18">
        <w:rPr>
          <w:rFonts w:ascii="Times New Roman" w:hAnsi="Times New Roman"/>
          <w:b/>
          <w:sz w:val="24"/>
          <w:szCs w:val="24"/>
        </w:rPr>
        <w:t>68%</w:t>
      </w:r>
    </w:p>
    <w:p w14:paraId="74E3FEF3" w14:textId="77777777" w:rsidR="003246E7" w:rsidRPr="00B16EEC" w:rsidRDefault="003246E7" w:rsidP="00B16EEC">
      <w:pPr>
        <w:jc w:val="both"/>
        <w:rPr>
          <w:rFonts w:ascii="Times New Roman" w:hAnsi="Times New Roman" w:cs="Times New Roman"/>
          <w:b/>
          <w:smallCaps/>
          <w:color w:val="000000"/>
          <w:sz w:val="24"/>
        </w:rPr>
      </w:pPr>
    </w:p>
    <w:p w14:paraId="69B8A8FC" w14:textId="77777777" w:rsidR="005A39B7" w:rsidRPr="00B16EEC" w:rsidRDefault="004F7D85" w:rsidP="00B16EEC">
      <w:pPr>
        <w:jc w:val="both"/>
        <w:rPr>
          <w:rFonts w:ascii="Times New Roman" w:hAnsi="Times New Roman" w:cs="Times New Roman"/>
          <w:b/>
          <w:smallCaps/>
          <w:color w:val="000000"/>
          <w:sz w:val="24"/>
          <w:u w:val="thick"/>
        </w:rPr>
      </w:pPr>
      <w:r w:rsidRPr="00B16EEC">
        <w:rPr>
          <w:rFonts w:ascii="Times New Roman" w:hAnsi="Times New Roman" w:cs="Times New Roman"/>
          <w:b/>
          <w:smallCaps/>
          <w:color w:val="000000"/>
          <w:sz w:val="24"/>
          <w:u w:val="thick"/>
        </w:rPr>
        <w:t>Past Contributions</w:t>
      </w:r>
      <w:r w:rsidR="00B16EEC" w:rsidRPr="00B16EEC">
        <w:rPr>
          <w:rFonts w:ascii="Times New Roman" w:hAnsi="Times New Roman" w:cs="Times New Roman"/>
          <w:b/>
          <w:smallCaps/>
          <w:color w:val="000000"/>
          <w:sz w:val="24"/>
          <w:u w:val="thick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6C37BD5C" w14:textId="53721DA6" w:rsidR="004F7D85" w:rsidRPr="00B16EEC" w:rsidRDefault="004F7D85" w:rsidP="00B16EEC">
      <w:pPr>
        <w:widowControl/>
        <w:suppressAutoHyphens w:val="0"/>
        <w:spacing w:after="120"/>
        <w:jc w:val="both"/>
        <w:rPr>
          <w:rFonts w:ascii="Times New Roman" w:hAnsi="Times New Roman" w:cs="Times New Roman"/>
          <w:iCs/>
          <w:sz w:val="24"/>
        </w:rPr>
      </w:pPr>
      <w:r w:rsidRPr="00B16EEC">
        <w:rPr>
          <w:rFonts w:ascii="Times New Roman" w:hAnsi="Times New Roman" w:cs="Times New Roman"/>
          <w:iCs/>
          <w:sz w:val="24"/>
        </w:rPr>
        <w:t xml:space="preserve">Worked actively with </w:t>
      </w:r>
      <w:r w:rsidR="00BE14FF">
        <w:rPr>
          <w:rFonts w:ascii="Times New Roman" w:hAnsi="Times New Roman" w:cs="Times New Roman"/>
          <w:iCs/>
          <w:sz w:val="24"/>
        </w:rPr>
        <w:t xml:space="preserve">Smile Foundation </w:t>
      </w:r>
      <w:r w:rsidRPr="00B16EEC">
        <w:rPr>
          <w:rFonts w:ascii="Times New Roman" w:hAnsi="Times New Roman" w:cs="Times New Roman"/>
          <w:iCs/>
          <w:sz w:val="24"/>
        </w:rPr>
        <w:t xml:space="preserve">for novel causes. </w:t>
      </w:r>
    </w:p>
    <w:p w14:paraId="17E7DAF2" w14:textId="34C7244C" w:rsidR="00BE14FF" w:rsidRPr="00B16EEC" w:rsidRDefault="004F7D85" w:rsidP="00B16EEC">
      <w:pPr>
        <w:widowControl/>
        <w:suppressAutoHyphens w:val="0"/>
        <w:spacing w:after="120"/>
        <w:jc w:val="both"/>
        <w:rPr>
          <w:rFonts w:ascii="Times New Roman" w:hAnsi="Times New Roman" w:cs="Times New Roman"/>
          <w:iCs/>
          <w:sz w:val="24"/>
        </w:rPr>
      </w:pPr>
      <w:r w:rsidRPr="00B16EEC">
        <w:rPr>
          <w:rFonts w:ascii="Times New Roman" w:hAnsi="Times New Roman" w:cs="Times New Roman"/>
          <w:iCs/>
          <w:sz w:val="24"/>
        </w:rPr>
        <w:t xml:space="preserve">Actively volunteered in </w:t>
      </w:r>
      <w:r w:rsidR="00BE14FF">
        <w:rPr>
          <w:rFonts w:ascii="Times New Roman" w:hAnsi="Times New Roman" w:cs="Times New Roman"/>
          <w:iCs/>
          <w:sz w:val="24"/>
        </w:rPr>
        <w:t xml:space="preserve">mediation events </w:t>
      </w:r>
      <w:r w:rsidRPr="00B16EEC">
        <w:rPr>
          <w:rFonts w:ascii="Times New Roman" w:hAnsi="Times New Roman" w:cs="Times New Roman"/>
          <w:iCs/>
          <w:sz w:val="24"/>
        </w:rPr>
        <w:t>organized by the</w:t>
      </w:r>
      <w:r w:rsidR="00BE14FF">
        <w:rPr>
          <w:rFonts w:ascii="Times New Roman" w:hAnsi="Times New Roman" w:cs="Times New Roman"/>
          <w:iCs/>
          <w:sz w:val="24"/>
        </w:rPr>
        <w:t xml:space="preserve"> Centre for alternate dispute resolution</w:t>
      </w:r>
      <w:r w:rsidRPr="00B16EEC">
        <w:rPr>
          <w:rFonts w:ascii="Times New Roman" w:hAnsi="Times New Roman" w:cs="Times New Roman"/>
          <w:iCs/>
          <w:sz w:val="24"/>
        </w:rPr>
        <w:t>, focusing on spreading knowledge about fundamental rights and legal remedies in rural areas.</w:t>
      </w:r>
    </w:p>
    <w:p w14:paraId="28C73362" w14:textId="6667EAB8" w:rsidR="006A155B" w:rsidRPr="00B16EEC" w:rsidRDefault="00BE14FF" w:rsidP="00B16EEC">
      <w:pPr>
        <w:pStyle w:val="BodyText"/>
        <w:pBdr>
          <w:bottom w:val="single" w:sz="18" w:space="1" w:color="auto"/>
        </w:pBdr>
        <w:jc w:val="both"/>
        <w:rPr>
          <w:rFonts w:ascii="Times New Roman" w:hAnsi="Times New Roman" w:cs="Times New Roman"/>
          <w:b/>
          <w:smallCaps/>
          <w:sz w:val="24"/>
          <w:u w:val="thick"/>
        </w:rPr>
      </w:pPr>
      <w:r>
        <w:rPr>
          <w:rFonts w:ascii="Times New Roman" w:hAnsi="Times New Roman" w:cs="Times New Roman"/>
          <w:b/>
          <w:smallCaps/>
          <w:sz w:val="24"/>
          <w:u w:val="thick"/>
        </w:rPr>
        <w:t>Achievements</w:t>
      </w:r>
      <w:r w:rsidR="00B16EEC" w:rsidRPr="00B16EEC">
        <w:rPr>
          <w:rFonts w:ascii="Times New Roman" w:hAnsi="Times New Roman" w:cs="Times New Roman"/>
          <w:b/>
          <w:smallCaps/>
          <w:sz w:val="24"/>
          <w:u w:val="thick"/>
        </w:rPr>
        <w:t xml:space="preserve">                                                                                                                                               </w:t>
      </w:r>
    </w:p>
    <w:p w14:paraId="4627FAD5" w14:textId="0D1B80F5" w:rsidR="00B21F62" w:rsidRDefault="00B21F62" w:rsidP="00B21F62">
      <w:pPr>
        <w:pStyle w:val="Caption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 xml:space="preserve">Participated in Learner’s Moot Court Competition 2025 </w:t>
      </w:r>
      <w:r w:rsidR="007C6E34">
        <w:rPr>
          <w:rFonts w:ascii="Times New Roman" w:hAnsi="Times New Roman" w:cs="Times New Roman"/>
          <w:i w:val="0"/>
          <w:iCs w:val="0"/>
        </w:rPr>
        <w:t>by Institute of Law, Nirma University (ILNU)</w:t>
      </w:r>
    </w:p>
    <w:p w14:paraId="693F89DB" w14:textId="3422EB0E" w:rsidR="007C6E34" w:rsidRDefault="007C6E34" w:rsidP="00B21F62">
      <w:pPr>
        <w:pStyle w:val="Caption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 xml:space="preserve">Awarded Youth Leadership Excellence Model by International </w:t>
      </w:r>
      <w:r w:rsidR="00FC7893">
        <w:rPr>
          <w:rFonts w:ascii="Times New Roman" w:hAnsi="Times New Roman" w:cs="Times New Roman"/>
          <w:i w:val="0"/>
          <w:iCs w:val="0"/>
        </w:rPr>
        <w:t>Global Network, 2023</w:t>
      </w:r>
    </w:p>
    <w:p w14:paraId="325CEF51" w14:textId="2480C1A2" w:rsidR="00FC7893" w:rsidRPr="00B21F62" w:rsidRDefault="00FC7893" w:rsidP="00B21F62">
      <w:pPr>
        <w:pStyle w:val="Caption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Best Delegate, Istanbul International Model United Nations (IIMUN)</w:t>
      </w:r>
    </w:p>
    <w:p w14:paraId="088885F5" w14:textId="0E008CD8" w:rsidR="00743E01" w:rsidRPr="00B16EEC" w:rsidRDefault="00C92387" w:rsidP="00B16EEC">
      <w:pPr>
        <w:pStyle w:val="BodyText"/>
        <w:pBdr>
          <w:bottom w:val="single" w:sz="18" w:space="1" w:color="auto"/>
        </w:pBdr>
        <w:jc w:val="both"/>
        <w:rPr>
          <w:rFonts w:ascii="Times New Roman" w:hAnsi="Times New Roman" w:cs="Times New Roman"/>
          <w:bCs/>
          <w:smallCaps/>
          <w:sz w:val="24"/>
        </w:rPr>
      </w:pPr>
      <w:r w:rsidRPr="00B16EEC">
        <w:rPr>
          <w:rFonts w:ascii="Times New Roman" w:hAnsi="Times New Roman" w:cs="Times New Roman"/>
          <w:b/>
          <w:smallCaps/>
          <w:sz w:val="24"/>
        </w:rPr>
        <w:t xml:space="preserve">Position of </w:t>
      </w:r>
      <w:r w:rsidR="00743E01" w:rsidRPr="00B16EEC">
        <w:rPr>
          <w:rFonts w:ascii="Times New Roman" w:hAnsi="Times New Roman" w:cs="Times New Roman"/>
          <w:b/>
          <w:smallCaps/>
          <w:sz w:val="24"/>
        </w:rPr>
        <w:t>Responsibilities</w:t>
      </w:r>
    </w:p>
    <w:p w14:paraId="7887C285" w14:textId="502EB2CB" w:rsidR="00C92387" w:rsidRPr="00B16EEC" w:rsidRDefault="00582AB2" w:rsidP="00B16EEC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  <w:r w:rsidRPr="00B16EEC">
        <w:rPr>
          <w:rFonts w:ascii="Times New Roman" w:hAnsi="Times New Roman"/>
          <w:bCs/>
          <w:sz w:val="24"/>
          <w:szCs w:val="24"/>
        </w:rPr>
        <w:t xml:space="preserve">Member Centre for </w:t>
      </w:r>
      <w:r w:rsidR="00F2226A">
        <w:rPr>
          <w:rFonts w:ascii="Times New Roman" w:hAnsi="Times New Roman"/>
          <w:bCs/>
          <w:sz w:val="24"/>
          <w:szCs w:val="24"/>
        </w:rPr>
        <w:t xml:space="preserve">Alternate Dispute Resolution (CADR) , </w:t>
      </w:r>
      <w:r w:rsidRPr="00B16EEC">
        <w:rPr>
          <w:rFonts w:ascii="Times New Roman" w:hAnsi="Times New Roman"/>
          <w:bCs/>
          <w:sz w:val="24"/>
          <w:szCs w:val="24"/>
        </w:rPr>
        <w:t>ILNU</w:t>
      </w:r>
    </w:p>
    <w:p w14:paraId="0B3E6334" w14:textId="48C06AD8" w:rsidR="00582AB2" w:rsidRPr="00B16EEC" w:rsidRDefault="00B263CC" w:rsidP="00B16EEC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  <w:r w:rsidRPr="00B16EEC">
        <w:rPr>
          <w:rFonts w:ascii="Times New Roman" w:hAnsi="Times New Roman"/>
          <w:bCs/>
          <w:sz w:val="24"/>
          <w:szCs w:val="24"/>
        </w:rPr>
        <w:t xml:space="preserve">Member </w:t>
      </w:r>
      <w:r w:rsidR="00F2226A">
        <w:rPr>
          <w:rFonts w:ascii="Times New Roman" w:hAnsi="Times New Roman"/>
          <w:bCs/>
          <w:sz w:val="24"/>
          <w:szCs w:val="24"/>
        </w:rPr>
        <w:t>Student Welfare Board, ILNU</w:t>
      </w:r>
    </w:p>
    <w:p w14:paraId="7370712B" w14:textId="77777777" w:rsidR="00B263CC" w:rsidRDefault="00B263CC" w:rsidP="00B16EEC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  <w:r w:rsidRPr="00B16EEC">
        <w:rPr>
          <w:rFonts w:ascii="Times New Roman" w:hAnsi="Times New Roman"/>
          <w:bCs/>
          <w:sz w:val="24"/>
          <w:szCs w:val="24"/>
        </w:rPr>
        <w:t>Volunteer National Service Scheme (NSS), ILNU</w:t>
      </w:r>
    </w:p>
    <w:p w14:paraId="4D7B5B27" w14:textId="18AE6089" w:rsidR="00F2226A" w:rsidRPr="00B16EEC" w:rsidRDefault="00F2226A" w:rsidP="00B16EEC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Head Regional Operations, International Global Network</w:t>
      </w:r>
    </w:p>
    <w:p w14:paraId="3BB27010" w14:textId="4EA85038" w:rsidR="0038092E" w:rsidRPr="00B16EEC" w:rsidRDefault="0038092E" w:rsidP="00B16EEC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  <w:r w:rsidRPr="00B16EEC">
        <w:rPr>
          <w:rFonts w:ascii="Times New Roman" w:hAnsi="Times New Roman"/>
          <w:bCs/>
          <w:sz w:val="24"/>
          <w:szCs w:val="24"/>
        </w:rPr>
        <w:t xml:space="preserve">Selected as the </w:t>
      </w:r>
      <w:r w:rsidR="00F2226A">
        <w:rPr>
          <w:rFonts w:ascii="Times New Roman" w:hAnsi="Times New Roman"/>
          <w:bCs/>
          <w:sz w:val="24"/>
          <w:szCs w:val="24"/>
        </w:rPr>
        <w:t xml:space="preserve">Vice Head Boy for the Academic Year </w:t>
      </w:r>
      <w:r w:rsidRPr="00B16EEC">
        <w:rPr>
          <w:rFonts w:ascii="Times New Roman" w:hAnsi="Times New Roman"/>
          <w:bCs/>
          <w:sz w:val="24"/>
          <w:szCs w:val="24"/>
        </w:rPr>
        <w:t>(2022-2023).</w:t>
      </w:r>
    </w:p>
    <w:p w14:paraId="5EDF2AD2" w14:textId="77777777" w:rsidR="00743E01" w:rsidRPr="00B16EEC" w:rsidRDefault="00743E01" w:rsidP="00B16EEC">
      <w:pPr>
        <w:pStyle w:val="BodyText"/>
        <w:pBdr>
          <w:bottom w:val="single" w:sz="18" w:space="1" w:color="auto"/>
        </w:pBdr>
        <w:jc w:val="both"/>
        <w:rPr>
          <w:rFonts w:ascii="Times New Roman" w:hAnsi="Times New Roman" w:cs="Times New Roman"/>
          <w:b/>
          <w:smallCaps/>
          <w:sz w:val="24"/>
        </w:rPr>
      </w:pPr>
    </w:p>
    <w:p w14:paraId="327AA98F" w14:textId="77777777" w:rsidR="00B16EEC" w:rsidRPr="00B16EEC" w:rsidRDefault="00C92387" w:rsidP="00B16EEC">
      <w:pPr>
        <w:pStyle w:val="BodyText"/>
        <w:pBdr>
          <w:bottom w:val="single" w:sz="18" w:space="1" w:color="auto"/>
        </w:pBdr>
        <w:jc w:val="both"/>
        <w:rPr>
          <w:rFonts w:ascii="Times New Roman" w:hAnsi="Times New Roman" w:cs="Times New Roman"/>
          <w:b/>
          <w:smallCaps/>
          <w:sz w:val="24"/>
        </w:rPr>
      </w:pPr>
      <w:r w:rsidRPr="00B16EEC">
        <w:rPr>
          <w:rFonts w:ascii="Times New Roman" w:hAnsi="Times New Roman" w:cs="Times New Roman"/>
          <w:b/>
          <w:smallCaps/>
          <w:sz w:val="24"/>
        </w:rPr>
        <w:t>Extra-curricular Activities</w:t>
      </w:r>
    </w:p>
    <w:p w14:paraId="26C7A2AD" w14:textId="360AAAAE" w:rsidR="0038092E" w:rsidRPr="00B16EEC" w:rsidRDefault="0038092E" w:rsidP="00B16EEC">
      <w:pPr>
        <w:jc w:val="both"/>
        <w:rPr>
          <w:rFonts w:ascii="Times New Roman" w:hAnsi="Times New Roman" w:cs="Times New Roman"/>
          <w:sz w:val="24"/>
        </w:rPr>
      </w:pPr>
      <w:r w:rsidRPr="00B16EEC">
        <w:rPr>
          <w:rFonts w:ascii="Times New Roman" w:hAnsi="Times New Roman" w:cs="Times New Roman"/>
          <w:sz w:val="24"/>
        </w:rPr>
        <w:t xml:space="preserve">Completed a certificate course on </w:t>
      </w:r>
      <w:r w:rsidR="000245BF">
        <w:rPr>
          <w:rFonts w:ascii="Times New Roman" w:hAnsi="Times New Roman" w:cs="Times New Roman"/>
          <w:sz w:val="24"/>
        </w:rPr>
        <w:t xml:space="preserve">Data Science </w:t>
      </w:r>
      <w:r w:rsidR="00F22F18" w:rsidRPr="00B16EEC">
        <w:rPr>
          <w:rFonts w:ascii="Times New Roman" w:hAnsi="Times New Roman" w:cs="Times New Roman"/>
          <w:sz w:val="24"/>
        </w:rPr>
        <w:t>by</w:t>
      </w:r>
      <w:r w:rsidR="000245BF">
        <w:rPr>
          <w:rFonts w:ascii="Times New Roman" w:hAnsi="Times New Roman" w:cs="Times New Roman"/>
          <w:sz w:val="24"/>
        </w:rPr>
        <w:t xml:space="preserve"> HP Life </w:t>
      </w:r>
      <w:r w:rsidR="00F22F18" w:rsidRPr="00B16EEC">
        <w:rPr>
          <w:rFonts w:ascii="Times New Roman" w:hAnsi="Times New Roman" w:cs="Times New Roman"/>
          <w:sz w:val="24"/>
        </w:rPr>
        <w:t>.</w:t>
      </w:r>
    </w:p>
    <w:p w14:paraId="53B88483" w14:textId="727A4E14" w:rsidR="00743E01" w:rsidRPr="00B16EEC" w:rsidRDefault="00743E01" w:rsidP="00B16EEC">
      <w:pPr>
        <w:pStyle w:val="ListParagraph"/>
        <w:ind w:left="0"/>
        <w:rPr>
          <w:rFonts w:ascii="Times New Roman" w:hAnsi="Times New Roman"/>
          <w:sz w:val="24"/>
          <w:szCs w:val="24"/>
          <w:lang w:val="en-IN"/>
        </w:rPr>
      </w:pPr>
      <w:r w:rsidRPr="00B16EEC">
        <w:rPr>
          <w:rFonts w:ascii="Times New Roman" w:hAnsi="Times New Roman"/>
          <w:bCs/>
          <w:sz w:val="24"/>
          <w:szCs w:val="24"/>
        </w:rPr>
        <w:t xml:space="preserve">Completed a Certificate course on legal Research </w:t>
      </w:r>
      <w:r w:rsidR="00D55725" w:rsidRPr="00B16EEC">
        <w:rPr>
          <w:rFonts w:ascii="Times New Roman" w:hAnsi="Times New Roman"/>
          <w:bCs/>
          <w:sz w:val="24"/>
          <w:szCs w:val="24"/>
        </w:rPr>
        <w:t>by</w:t>
      </w:r>
      <w:r w:rsidRPr="00B16EEC">
        <w:rPr>
          <w:rFonts w:ascii="Times New Roman" w:hAnsi="Times New Roman"/>
          <w:bCs/>
          <w:sz w:val="24"/>
          <w:szCs w:val="24"/>
        </w:rPr>
        <w:t xml:space="preserve"> </w:t>
      </w:r>
      <w:r w:rsidR="00FC7893" w:rsidRPr="00B16EEC">
        <w:rPr>
          <w:rFonts w:ascii="Times New Roman" w:hAnsi="Times New Roman"/>
          <w:bCs/>
          <w:sz w:val="24"/>
          <w:szCs w:val="24"/>
        </w:rPr>
        <w:t>Manu Patra</w:t>
      </w:r>
      <w:r w:rsidRPr="00B16EEC">
        <w:rPr>
          <w:rFonts w:ascii="Segoe UI" w:hAnsi="Segoe UI" w:cs="Segoe UI"/>
          <w:b/>
          <w:bCs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Pr="00B16EEC">
        <w:rPr>
          <w:rFonts w:ascii="Times New Roman" w:hAnsi="Times New Roman"/>
          <w:sz w:val="24"/>
          <w:szCs w:val="24"/>
          <w:lang w:val="en-IN"/>
        </w:rPr>
        <w:t>Understanding Legal Research: A Step-by-Step Approach Understanding Legal Research: A Step-by-Step Approach</w:t>
      </w:r>
      <w:ins w:id="0" w:author="kavish Joshi" w:date="2025-10-18T02:08:00Z">
        <w:r w:rsidR="00BB7CC0">
          <w:rPr>
            <w:rFonts w:ascii="Times New Roman" w:hAnsi="Times New Roman"/>
            <w:sz w:val="24"/>
            <w:szCs w:val="24"/>
            <w:lang w:val="en-IN"/>
          </w:rPr>
          <w:t>.</w:t>
        </w:r>
      </w:ins>
    </w:p>
    <w:p w14:paraId="68C0823C" w14:textId="27994D94" w:rsidR="00CA68C2" w:rsidRDefault="000245BF" w:rsidP="00B16EEC">
      <w:pPr>
        <w:pStyle w:val="ListParagraph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Completed a certificate course on Investment Banking Operations by </w:t>
      </w:r>
      <w:proofErr w:type="spellStart"/>
      <w:r>
        <w:rPr>
          <w:rFonts w:ascii="Times New Roman" w:hAnsi="Times New Roman"/>
          <w:sz w:val="24"/>
          <w:szCs w:val="24"/>
        </w:rPr>
        <w:t>Imarticus</w:t>
      </w:r>
      <w:proofErr w:type="spellEnd"/>
      <w:r>
        <w:rPr>
          <w:rFonts w:ascii="Times New Roman" w:hAnsi="Times New Roman"/>
          <w:sz w:val="24"/>
          <w:szCs w:val="24"/>
        </w:rPr>
        <w:t xml:space="preserve"> Learning</w:t>
      </w:r>
      <w:r w:rsidR="00353ACE" w:rsidRPr="00B16EEC">
        <w:rPr>
          <w:rFonts w:ascii="Times New Roman" w:hAnsi="Times New Roman"/>
          <w:sz w:val="24"/>
          <w:szCs w:val="24"/>
        </w:rPr>
        <w:t>.</w:t>
      </w:r>
    </w:p>
    <w:p w14:paraId="5D63E26D" w14:textId="26CEEDEB" w:rsidR="000245BF" w:rsidRPr="00B16EEC" w:rsidRDefault="000245BF" w:rsidP="00B16EEC">
      <w:pPr>
        <w:pStyle w:val="ListParagraph"/>
        <w:ind w:left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C51202C" w14:textId="77777777" w:rsidR="00353ACE" w:rsidRPr="00B16EEC" w:rsidRDefault="00353ACE" w:rsidP="00B16EEC">
      <w:pPr>
        <w:jc w:val="both"/>
        <w:rPr>
          <w:rFonts w:ascii="Times New Roman" w:hAnsi="Times New Roman" w:cs="Times New Roman"/>
          <w:sz w:val="24"/>
        </w:rPr>
      </w:pPr>
    </w:p>
    <w:sectPr w:rsidR="00353ACE" w:rsidRPr="00B16EEC" w:rsidSect="002215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20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38991" w14:textId="77777777" w:rsidR="00FA2867" w:rsidRDefault="00FA2867">
      <w:r>
        <w:separator/>
      </w:r>
    </w:p>
  </w:endnote>
  <w:endnote w:type="continuationSeparator" w:id="0">
    <w:p w14:paraId="3F0647B7" w14:textId="77777777" w:rsidR="00FA2867" w:rsidRDefault="00FA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8EF46" w14:textId="77777777" w:rsidR="00BE14FF" w:rsidRDefault="00BE1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B320" w14:textId="77777777" w:rsidR="005A39B7" w:rsidRDefault="005A39B7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707F" w14:textId="77777777" w:rsidR="005A39B7" w:rsidRDefault="005A39B7">
    <w:pPr>
      <w:pStyle w:val="Footer"/>
      <w:jc w:val="right"/>
    </w:pPr>
  </w:p>
  <w:p w14:paraId="1E07A2E9" w14:textId="77777777" w:rsidR="005A39B7" w:rsidRDefault="005A39B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F391" w14:textId="77777777" w:rsidR="00FA2867" w:rsidRDefault="00FA2867">
      <w:r>
        <w:separator/>
      </w:r>
    </w:p>
  </w:footnote>
  <w:footnote w:type="continuationSeparator" w:id="0">
    <w:p w14:paraId="3B980EA6" w14:textId="77777777" w:rsidR="00FA2867" w:rsidRDefault="00FA2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5DE7" w14:textId="77777777" w:rsidR="00BE14FF" w:rsidRDefault="00BE1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12CD" w14:textId="77777777" w:rsidR="005A39B7" w:rsidRDefault="00BE14FF">
    <w:pPr>
      <w:pStyle w:val="Header"/>
      <w:jc w:val="right"/>
      <w:rPr>
        <w:lang w:val="en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8ECEBA4" wp14:editId="74E0B899">
              <wp:simplePos x="0" y="0"/>
              <wp:positionH relativeFrom="column">
                <wp:posOffset>56515</wp:posOffset>
              </wp:positionH>
              <wp:positionV relativeFrom="paragraph">
                <wp:posOffset>13335</wp:posOffset>
              </wp:positionV>
              <wp:extent cx="5672455" cy="2540"/>
              <wp:effectExtent l="0" t="0" r="4445" b="10160"/>
              <wp:wrapNone/>
              <wp:docPr id="167699681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672455" cy="25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BDFD9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.45pt;margin-top:1.05pt;width:446.65pt;height:.2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">
              <o:lock v:ext="edit" shapetype="f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01DF3" w14:textId="77777777" w:rsidR="00BE14FF" w:rsidRDefault="00BE1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"/>
      <w:lvlJc w:val="left"/>
      <w:pPr>
        <w:tabs>
          <w:tab w:val="num" w:pos="0"/>
        </w:tabs>
        <w:ind w:left="432" w:hanging="432"/>
      </w:pPr>
      <w:rPr>
        <w:rFonts w:ascii="Wingdings" w:hAnsi="Wingdings" w:hint="default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singleLevel"/>
    <w:tmpl w:val="000000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7074F99"/>
    <w:multiLevelType w:val="multilevel"/>
    <w:tmpl w:val="07074F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4112"/>
    <w:multiLevelType w:val="hybridMultilevel"/>
    <w:tmpl w:val="15D27894"/>
    <w:lvl w:ilvl="0" w:tplc="0809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17571DD9"/>
    <w:multiLevelType w:val="multilevel"/>
    <w:tmpl w:val="17571DD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B739A"/>
    <w:multiLevelType w:val="multilevel"/>
    <w:tmpl w:val="499073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6C37"/>
    <w:multiLevelType w:val="multilevel"/>
    <w:tmpl w:val="190B6C3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5F5829"/>
    <w:multiLevelType w:val="multilevel"/>
    <w:tmpl w:val="255F58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97983"/>
    <w:multiLevelType w:val="hybridMultilevel"/>
    <w:tmpl w:val="9C16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B2448"/>
    <w:multiLevelType w:val="multilevel"/>
    <w:tmpl w:val="400B24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60311"/>
    <w:multiLevelType w:val="multilevel"/>
    <w:tmpl w:val="A150035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C5083"/>
    <w:multiLevelType w:val="multilevel"/>
    <w:tmpl w:val="CA6E8E8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D166D"/>
    <w:multiLevelType w:val="multilevel"/>
    <w:tmpl w:val="538D16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843FC"/>
    <w:multiLevelType w:val="multilevel"/>
    <w:tmpl w:val="D8D4CB6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110EB"/>
    <w:multiLevelType w:val="multilevel"/>
    <w:tmpl w:val="5DB110E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710426"/>
    <w:multiLevelType w:val="multilevel"/>
    <w:tmpl w:val="687104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86474"/>
    <w:multiLevelType w:val="multilevel"/>
    <w:tmpl w:val="69886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82D83"/>
    <w:multiLevelType w:val="multilevel"/>
    <w:tmpl w:val="6DE82D83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3BD71B1"/>
    <w:multiLevelType w:val="multilevel"/>
    <w:tmpl w:val="73BD71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55804"/>
    <w:multiLevelType w:val="hybridMultilevel"/>
    <w:tmpl w:val="9AC4DC9A"/>
    <w:lvl w:ilvl="0" w:tplc="561CEB7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887752">
    <w:abstractNumId w:val="0"/>
  </w:num>
  <w:num w:numId="2" w16cid:durableId="1776444062">
    <w:abstractNumId w:val="2"/>
  </w:num>
  <w:num w:numId="3" w16cid:durableId="402487859">
    <w:abstractNumId w:val="1"/>
  </w:num>
  <w:num w:numId="4" w16cid:durableId="1302346320">
    <w:abstractNumId w:val="7"/>
  </w:num>
  <w:num w:numId="5" w16cid:durableId="1351375404">
    <w:abstractNumId w:val="3"/>
  </w:num>
  <w:num w:numId="6" w16cid:durableId="396169244">
    <w:abstractNumId w:val="8"/>
  </w:num>
  <w:num w:numId="7" w16cid:durableId="776371806">
    <w:abstractNumId w:val="16"/>
  </w:num>
  <w:num w:numId="8" w16cid:durableId="569116566">
    <w:abstractNumId w:val="19"/>
  </w:num>
  <w:num w:numId="9" w16cid:durableId="1174149261">
    <w:abstractNumId w:val="15"/>
  </w:num>
  <w:num w:numId="10" w16cid:durableId="2098861278">
    <w:abstractNumId w:val="5"/>
  </w:num>
  <w:num w:numId="11" w16cid:durableId="1105491753">
    <w:abstractNumId w:val="17"/>
  </w:num>
  <w:num w:numId="12" w16cid:durableId="547494855">
    <w:abstractNumId w:val="10"/>
  </w:num>
  <w:num w:numId="13" w16cid:durableId="1202978914">
    <w:abstractNumId w:val="13"/>
  </w:num>
  <w:num w:numId="14" w16cid:durableId="1452822652">
    <w:abstractNumId w:val="18"/>
  </w:num>
  <w:num w:numId="15" w16cid:durableId="1848203250">
    <w:abstractNumId w:val="6"/>
  </w:num>
  <w:num w:numId="16" w16cid:durableId="556014420">
    <w:abstractNumId w:val="14"/>
  </w:num>
  <w:num w:numId="17" w16cid:durableId="490294433">
    <w:abstractNumId w:val="4"/>
  </w:num>
  <w:num w:numId="18" w16cid:durableId="1865828423">
    <w:abstractNumId w:val="9"/>
  </w:num>
  <w:num w:numId="19" w16cid:durableId="275795556">
    <w:abstractNumId w:val="20"/>
  </w:num>
  <w:num w:numId="20" w16cid:durableId="662896849">
    <w:abstractNumId w:val="0"/>
  </w:num>
  <w:num w:numId="21" w16cid:durableId="2129352539">
    <w:abstractNumId w:val="11"/>
  </w:num>
  <w:num w:numId="22" w16cid:durableId="174421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45BF"/>
    <w:rsid w:val="0004026C"/>
    <w:rsid w:val="00056971"/>
    <w:rsid w:val="000F0A20"/>
    <w:rsid w:val="00172A27"/>
    <w:rsid w:val="00181DE1"/>
    <w:rsid w:val="00206962"/>
    <w:rsid w:val="00221504"/>
    <w:rsid w:val="002A3C53"/>
    <w:rsid w:val="002B4E73"/>
    <w:rsid w:val="002E0586"/>
    <w:rsid w:val="00300677"/>
    <w:rsid w:val="00310318"/>
    <w:rsid w:val="003246E7"/>
    <w:rsid w:val="00353ACE"/>
    <w:rsid w:val="0038092E"/>
    <w:rsid w:val="003E134E"/>
    <w:rsid w:val="003E2D4E"/>
    <w:rsid w:val="003E500B"/>
    <w:rsid w:val="0046107D"/>
    <w:rsid w:val="004A162E"/>
    <w:rsid w:val="004F7D85"/>
    <w:rsid w:val="00511B5E"/>
    <w:rsid w:val="00547D95"/>
    <w:rsid w:val="0055630D"/>
    <w:rsid w:val="0057092E"/>
    <w:rsid w:val="00582AB2"/>
    <w:rsid w:val="005A39B7"/>
    <w:rsid w:val="005F120B"/>
    <w:rsid w:val="006A155B"/>
    <w:rsid w:val="006A6A87"/>
    <w:rsid w:val="006D4DA8"/>
    <w:rsid w:val="007169AC"/>
    <w:rsid w:val="007232F5"/>
    <w:rsid w:val="00743E01"/>
    <w:rsid w:val="007C0AB1"/>
    <w:rsid w:val="007C6E34"/>
    <w:rsid w:val="007E05E5"/>
    <w:rsid w:val="007E53CC"/>
    <w:rsid w:val="00873D18"/>
    <w:rsid w:val="00875723"/>
    <w:rsid w:val="0089773A"/>
    <w:rsid w:val="008C1E7D"/>
    <w:rsid w:val="008F788F"/>
    <w:rsid w:val="00950F7B"/>
    <w:rsid w:val="00963D50"/>
    <w:rsid w:val="00977913"/>
    <w:rsid w:val="00990B04"/>
    <w:rsid w:val="009A0DC9"/>
    <w:rsid w:val="009C71D8"/>
    <w:rsid w:val="009D4628"/>
    <w:rsid w:val="009F4FE6"/>
    <w:rsid w:val="00AE2CA2"/>
    <w:rsid w:val="00AF0C5F"/>
    <w:rsid w:val="00B16EEC"/>
    <w:rsid w:val="00B17B14"/>
    <w:rsid w:val="00B21F62"/>
    <w:rsid w:val="00B263CC"/>
    <w:rsid w:val="00B32B5F"/>
    <w:rsid w:val="00B338D8"/>
    <w:rsid w:val="00B37C68"/>
    <w:rsid w:val="00B934D6"/>
    <w:rsid w:val="00BB7CC0"/>
    <w:rsid w:val="00BC588A"/>
    <w:rsid w:val="00BE14FF"/>
    <w:rsid w:val="00C13377"/>
    <w:rsid w:val="00C23C33"/>
    <w:rsid w:val="00C92387"/>
    <w:rsid w:val="00CA68C2"/>
    <w:rsid w:val="00CD5149"/>
    <w:rsid w:val="00D108AA"/>
    <w:rsid w:val="00D3071D"/>
    <w:rsid w:val="00D55725"/>
    <w:rsid w:val="00E60117"/>
    <w:rsid w:val="00E83837"/>
    <w:rsid w:val="00E97C5F"/>
    <w:rsid w:val="00EC7590"/>
    <w:rsid w:val="00F2226A"/>
    <w:rsid w:val="00F22F18"/>
    <w:rsid w:val="00F848E6"/>
    <w:rsid w:val="00F93E1F"/>
    <w:rsid w:val="00FA2867"/>
    <w:rsid w:val="00FC7893"/>
    <w:rsid w:val="00FD48B4"/>
    <w:rsid w:val="00FE07AA"/>
    <w:rsid w:val="00FE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96597FF"/>
  <w15:chartTrackingRefBased/>
  <w15:docId w15:val="{7224D1DF-A75B-4400-B6F6-20F6C1A2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hAnsi="Arial" w:cs="Arial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tabs>
        <w:tab w:val="left" w:pos="0"/>
      </w:tabs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outlineLvl w:val="2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8z0">
    <w:name w:val="WW8Num8z0"/>
    <w:rPr>
      <w:rFonts w:ascii="Wingdings" w:hAnsi="Wingdings"/>
    </w:rPr>
  </w:style>
  <w:style w:type="character" w:customStyle="1" w:styleId="Heading3Char">
    <w:name w:val="Heading 3 Char"/>
    <w:link w:val="Heading3"/>
    <w:rPr>
      <w:rFonts w:ascii="Arial" w:eastAsia="Times New Roman" w:hAnsi="Arial" w:cs="Arial"/>
      <w:b/>
      <w:sz w:val="22"/>
      <w:u w:val="single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sz w:val="20"/>
      <w:u w:val="single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FooterChar">
    <w:name w:val="Footer Char"/>
    <w:link w:val="Footer"/>
    <w:rPr>
      <w:rFonts w:ascii="Arial" w:eastAsia="Times New Roman" w:hAnsi="Arial" w:cs="Arial"/>
      <w:sz w:val="20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z0">
    <w:name w:val="WW8Num1z0"/>
    <w:rPr>
      <w:b w:val="0"/>
    </w:rPr>
  </w:style>
  <w:style w:type="character" w:customStyle="1" w:styleId="HeaderChar">
    <w:name w:val="Header Char"/>
    <w:link w:val="Header"/>
    <w:rPr>
      <w:rFonts w:ascii="Arial" w:eastAsia="Times New Roman" w:hAnsi="Arial" w:cs="Arial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WW-Absatz-Standardschriftart">
    <w:name w:val="WW-Absatz-Standardschriftart"/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NumberingSymbols">
    <w:name w:val="Numbering Symbols"/>
  </w:style>
  <w:style w:type="character" w:customStyle="1" w:styleId="BodyTextCharChar">
    <w:name w:val="Body Text Char Char"/>
    <w:rPr>
      <w:rFonts w:ascii="Arial" w:eastAsia="Times New Roman" w:hAnsi="Arial" w:cs="Arial"/>
      <w:sz w:val="20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apple-converted-space">
    <w:name w:val="apple-converted-space"/>
    <w:basedOn w:val="DefaultParagraphFont"/>
  </w:style>
  <w:style w:type="character" w:customStyle="1" w:styleId="WW8Num11z3">
    <w:name w:val="WW8Num11z3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9z1">
    <w:name w:val="WW8Num9z1"/>
    <w:rPr>
      <w:rFonts w:ascii="Courier New" w:hAnsi="Courier New"/>
    </w:rPr>
  </w:style>
  <w:style w:type="character" w:customStyle="1" w:styleId="WW8Num11z0">
    <w:name w:val="WW8Num11z0"/>
    <w:rPr>
      <w:rFonts w:ascii="Wingdings" w:hAnsi="Wingdings"/>
    </w:rPr>
  </w:style>
  <w:style w:type="paragraph" w:styleId="ListParagraph">
    <w:name w:val="List Paragraph"/>
    <w:basedOn w:val="Normal"/>
    <w:uiPriority w:val="34"/>
    <w:qFormat/>
    <w:pPr>
      <w:widowControl/>
      <w:suppressAutoHyphens w:val="0"/>
      <w:spacing w:before="40" w:after="200" w:line="276" w:lineRule="auto"/>
      <w:ind w:left="720"/>
      <w:contextualSpacing/>
      <w:jc w:val="both"/>
    </w:pPr>
    <w:rPr>
      <w:rFonts w:ascii="Century Schoolbook" w:eastAsia="MS PMincho" w:hAnsi="Century Schoolbook" w:cs="Times New Roman"/>
      <w:szCs w:val="20"/>
      <w:lang w:eastAsia="en-US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BodyText">
    <w:name w:val="Body Text"/>
    <w:basedOn w:val="Normal"/>
    <w:pPr>
      <w:spacing w:after="120"/>
    </w:pPr>
  </w:style>
  <w:style w:type="paragraph" w:customStyle="1" w:styleId="ListCharChar">
    <w:name w:val="List Char Char"/>
    <w:basedOn w:val="BodyText"/>
    <w:rPr>
      <w:rFonts w:cs="Mangal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eadingBase">
    <w:name w:val="Heading Base"/>
    <w:basedOn w:val="Normal"/>
    <w:next w:val="BodyText"/>
    <w:pPr>
      <w:keepNext/>
      <w:keepLines/>
      <w:spacing w:line="220" w:lineRule="atLeast"/>
      <w:jc w:val="both"/>
    </w:pPr>
    <w:rPr>
      <w:rFonts w:ascii="Arial Black" w:hAnsi="Arial Black" w:cs="Times New Roman"/>
      <w:spacing w:val="-10"/>
      <w:kern w:val="1"/>
      <w:szCs w:val="20"/>
    </w:rPr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  <w:rPr>
      <w:rFonts w:cs="Times New Roman"/>
      <w:szCs w:val="20"/>
    </w:rPr>
  </w:style>
  <w:style w:type="table" w:styleId="TableGrid">
    <w:name w:val="Table Grid"/>
    <w:basedOn w:val="TableNormal"/>
    <w:uiPriority w:val="99"/>
    <w:rsid w:val="00C92387"/>
    <w:rPr>
      <w:rFonts w:ascii="Calibri" w:hAnsi="Calibri"/>
      <w:sz w:val="22"/>
      <w:szCs w:val="22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BookTitle">
    <w:name w:val="Book Title"/>
    <w:uiPriority w:val="33"/>
    <w:qFormat/>
    <w:rsid w:val="00F93E1F"/>
    <w:rPr>
      <w:b/>
      <w:bCs/>
      <w:i/>
      <w:iCs/>
      <w:spacing w:val="5"/>
    </w:rPr>
  </w:style>
  <w:style w:type="character" w:styleId="IntenseReference">
    <w:name w:val="Intense Reference"/>
    <w:uiPriority w:val="32"/>
    <w:qFormat/>
    <w:rsid w:val="00F93E1F"/>
    <w:rPr>
      <w:b/>
      <w:bCs/>
      <w:smallCaps/>
      <w:color w:val="5B9BD5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1C92F-C1D5-411A-A549-5ECCAB1D6AB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1529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PRAPTI KEDIA</vt:lpstr>
    </vt:vector>
  </TitlesOfParts>
  <Company>Hewlett-Packard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PRAPTI KEDIA</dc:title>
  <dc:subject/>
  <dc:creator>ABC</dc:creator>
  <cp:keywords/>
  <cp:lastModifiedBy>Lakshya Joshi</cp:lastModifiedBy>
  <cp:revision>2</cp:revision>
  <cp:lastPrinted>2025-11-02T17:25:00Z</cp:lastPrinted>
  <dcterms:created xsi:type="dcterms:W3CDTF">2025-11-02T17:36:00Z</dcterms:created>
  <dcterms:modified xsi:type="dcterms:W3CDTF">2025-11-02T17:36:00Z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